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 xmlns:wp="http://schemas.openxmlformats.org/drawingml/2006/wordprocessingDrawing" xmlns:a="http://schemas.openxmlformats.org/drawingml/2006/main" mc:Ignorable="wps">
  <w:body>
    <w:p>
      <w:pPr>
        <w:pStyle w:val="Heading1"/>
        <w:tabs>
          <w:tab w:val="left" w:pos="720"/>
        </w:tabs>
      </w:pPr>
      <w:r>
        <w:t xml:space="preserve">Quarterly report</w:t>
      </w:r>
    </w:p>
    <w:p>
      <w:r>
        <w:t xml:space="preserve">Sales grew </w:t>
      </w:r>
      <w:del w:id="1" w:author="A" w:date="2024-01-01T00:00:00Z">
        <w:r>
          <w:delText>deleted words here</w:delText>
        </w:r>
      </w:del>
      <w:ins w:id="2" w:author="A" w:date="2024-01-01T00:00:00Z">
        <w:r>
          <w:t xml:space="preserve">strongly this</w:t>
        </w:r>
      </w:ins>
      <w:r>
        <w:t xml:space="preserve"> quarter.</w:t>
      </w:r>
    </w:p>
    <w:p>
      <w:r>
        <w:t xml:space="preserve">We opened two stores</w:t>
      </w:r>
      <w:moveFrom w:id="3" w:author="A" w:date="2024-01-01T00:00:00Z">
        <w:r>
          <w:t>moved away text</w:t>
        </w:r>
      </w:moveFrom>
      <w:r>
        <w:t xml:space="preserve"> in May.</w:t>
      </w:r>
      <w:commentReference w:id="0"/>
    </w:p>
    <w:p>
      <w:r>
        <w:t xml:space="preserve">Page </w:t>
      </w:r>
      <w:r>
        <w:fldChar w:fldCharType="begin"/>
      </w:r>
      <w:r>
        <w:instrText xml:space="preserve"> PAGE \* MERGEFORMAT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shows the chart.</w:t>
      </w:r>
      <w:r>
        <w:footnoteReference w:id="1"/>
      </w:r>
    </w:p>
    <w:p>
      <w:r>
        <mc:AlternateContent>
          <mc:Choice Requires="wps">
            <w:drawing>
              <wp:anchor>
                <a:graphic>
                  <a:graphicData>
                    <wps:wsp>
                      <wps:txbx>
                        <w:txbxContent>
                          <w:p>
                            <w:r>
                              <w:t xml:space="preserve">Text box words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 xml:space="preserve">Text box words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after the box.</w:t>
      </w:r>
    </w:p>
    <w:tbl>
      <w:tblPr/>
      <w:tblGrid>
        <w:gridCol w:w="100"/>
      </w:tblGrid>
      <w:tr>
        <w:tc>
          <w:tcPr/>
          <w:p>
            <w:r>
              <w:t xml:space="preserve">North</w:t>
            </w:r>
          </w:p>
        </w:tc>
        <w:tc>
          <w:p>
            <w:r>
              <w:t xml:space="preserve">South</w:t>
            </w:r>
            <w:r>
              <w:tab/>
            </w:r>
            <w:r>
              <w:t xml:space="preserve">East</w:t>
            </w:r>
          </w:p>
        </w:tc>
      </w:tr>
    </w:tbl>
    <w:p/>
    <w:p>
      <w:r>
        <w:t xml:space="preserve">Line one</w:t>
      </w:r>
      <w:r>
        <w:br/>
      </w:r>
      <w:r>
        <w:t xml:space="preserve">line two.</w:t>
      </w:r>
    </w:p>
    <w:sectPr>
      <w:headerReference xmlns:r="http://schemas.openxmlformats.org/officeDocument/2006/relationships" w:type="default" r:id="rId3"/>
    </w:sectPr>
  </w:body>
</w:document>
</file>

<file path=word/comments.xml><?xml version="1.0" encoding="utf-8"?>
<w:comments xmlns:w="http://schemas.openxmlformats.org/wordprocessingml/2006/main" xmlns:mc="http://schemas.openxmlformats.org/markup-compatibility/2006" xmlns:wps="http://schemas.microsoft.com/office/word/2010/wordprocessingShape" xmlns:v="urn:schemas-microsoft-com:vml" xmlns:wp="http://schemas.openxmlformats.org/drawingml/2006/wordprocessingDrawing" xmlns:a="http://schemas.openxmlformats.org/drawingml/2006/main" mc:Ignorable="wps">
  <w:comment w:id="0" w:author="A">
    <w:p>
      <w:r>
        <w:t xml:space="preserve">A comment that is not counted</w:t>
      </w:r>
    </w:p>
  </w:comment>
</w:comments>
</file>

<file path=word/footnotes.xml><?xml version="1.0" encoding="utf-8"?>
<w:footnotes xmlns:w="http://schemas.openxmlformats.org/wordprocessingml/2006/main" xmlns:mc="http://schemas.openxmlformats.org/markup-compatibility/2006" xmlns:wps="http://schemas.microsoft.com/office/word/2010/wordprocessingShape" xmlns:v="urn:schemas-microsoft-com:vml" xmlns:wp="http://schemas.openxmlformats.org/drawingml/2006/wordprocessingDrawing" xmlns:a="http://schemas.openxmlformats.org/drawingml/2006/main" mc:Ignorable="w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Source: annual accounts.</w:t>
      </w:r>
    </w:p>
  </w:footnote>
</w:footnotes>
</file>

<file path=word/header1.xml><?xml version="1.0" encoding="utf-8"?>
<w:hdr xmlns:w="http://schemas.openxmlformats.org/wordprocessingml/2006/main" xmlns:mc="http://schemas.openxmlformats.org/markup-compatibility/2006" xmlns:wps="http://schemas.microsoft.com/office/word/2010/wordprocessingShape" xmlns:v="urn:schemas-microsoft-com:vml" xmlns:wp="http://schemas.openxmlformats.org/drawingml/2006/wordprocessingDrawing" xmlns:a="http://schemas.openxmlformats.org/drawingml/2006/main" mc:Ignorable="wps">
  <w:p>
    <w:r>
      <w:t xml:space="preserve">Confidential header text</w:t>
    </w:r>
  </w:p>
</w:hdr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footnotes" Target="footnotes.xml"/><Relationship Id="rId3" Type="http://schemas.openxmlformats.org/officeDocument/2006/relationships/header" Target="header1.xml"/><Relationship Id="rId4" Type="http://schemas.openxmlformats.org/officeDocument/2006/relationships/comments" Target="comments.xml"/></Relationships>
</file>